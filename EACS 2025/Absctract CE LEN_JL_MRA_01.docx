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028BB" w14:textId="77777777" w:rsidR="00947625" w:rsidRPr="00947625" w:rsidRDefault="00947625" w:rsidP="00947625">
      <w:pPr>
        <w:rPr>
          <w:lang w:val="en-US"/>
        </w:rPr>
      </w:pPr>
      <w:r w:rsidRPr="00947625">
        <w:rPr>
          <w:lang w:val="en-US"/>
        </w:rPr>
        <w:t>AS-EACS-2025-00748</w:t>
      </w:r>
    </w:p>
    <w:p w14:paraId="40F74A8D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Title:</w:t>
      </w:r>
    </w:p>
    <w:p w14:paraId="69F3DB0A" w14:textId="77777777" w:rsidR="00947625" w:rsidRPr="00947625" w:rsidRDefault="00947625" w:rsidP="00947625">
      <w:pPr>
        <w:rPr>
          <w:lang w:val="en-US"/>
        </w:rPr>
      </w:pPr>
      <w:r w:rsidRPr="00947625">
        <w:rPr>
          <w:b/>
          <w:bCs/>
          <w:lang w:val="en-US"/>
        </w:rPr>
        <w:t>Cost-effectiveness of lenacapavir versus tenofovir disoproxil fumarate plus emtricitabine for pre-exposure prophylaxis to prevent HIV-1 transmission in gay, bisexual and other men who have sex in a European country</w:t>
      </w:r>
    </w:p>
    <w:p w14:paraId="4B26FAFB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Preferred presentation type:</w:t>
      </w:r>
    </w:p>
    <w:p w14:paraId="31773BB0" w14:textId="77777777" w:rsidR="00947625" w:rsidRPr="00947625" w:rsidRDefault="00947625" w:rsidP="00947625">
      <w:pPr>
        <w:rPr>
          <w:lang w:val="en-US"/>
        </w:rPr>
      </w:pPr>
      <w:r w:rsidRPr="00947625">
        <w:rPr>
          <w:lang w:val="en-US"/>
        </w:rPr>
        <w:t>Oral presentation</w:t>
      </w:r>
    </w:p>
    <w:p w14:paraId="463993DF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Authors:</w:t>
      </w:r>
    </w:p>
    <w:p w14:paraId="3E23E28A" w14:textId="05AC4B6F" w:rsidR="00947625" w:rsidRPr="00947625" w:rsidRDefault="00947625" w:rsidP="00947625">
      <w:r w:rsidRPr="00947625">
        <w:t>P. Wikman-Jorgensen </w:t>
      </w:r>
      <w:r w:rsidRPr="00947625">
        <w:rPr>
          <w:vertAlign w:val="superscript"/>
        </w:rPr>
        <w:t>1, 2</w:t>
      </w:r>
      <w:r w:rsidRPr="00947625">
        <w:t>,  C. Iniesta </w:t>
      </w:r>
      <w:r w:rsidRPr="00947625">
        <w:rPr>
          <w:vertAlign w:val="superscript"/>
        </w:rPr>
        <w:t>3, 4</w:t>
      </w:r>
      <w:r w:rsidRPr="00947625">
        <w:t>,  M. Ruiz-Algueró </w:t>
      </w:r>
      <w:ins w:id="0" w:author="Ruiz Alguero, Marta" w:date="2025-05-11T17:46:00Z">
        <w:r w:rsidR="009E324F" w:rsidRPr="009E324F">
          <w:rPr>
            <w:vertAlign w:val="superscript"/>
            <w:rPrChange w:id="1" w:author="Ruiz Alguero, Marta" w:date="2025-05-11T17:46:00Z">
              <w:rPr/>
            </w:rPrChange>
          </w:rPr>
          <w:t>4, 5</w:t>
        </w:r>
      </w:ins>
      <w:del w:id="2" w:author="Ruiz Alguero, Marta" w:date="2025-05-11T17:46:00Z">
        <w:r w:rsidRPr="009E324F" w:rsidDel="009E324F">
          <w:rPr>
            <w:vertAlign w:val="superscript"/>
            <w:rPrChange w:id="3" w:author="Ruiz Alguero, Marta" w:date="2025-05-11T17:46:00Z">
              <w:rPr>
                <w:vertAlign w:val="superscript"/>
              </w:rPr>
            </w:rPrChange>
          </w:rPr>
          <w:delText>8</w:delText>
        </w:r>
      </w:del>
      <w:r w:rsidRPr="00947625">
        <w:t>,  F. Pulido </w:t>
      </w:r>
      <w:r w:rsidRPr="00947625">
        <w:rPr>
          <w:vertAlign w:val="superscript"/>
        </w:rPr>
        <w:t>5</w:t>
      </w:r>
      <w:r w:rsidRPr="00947625">
        <w:t>,  J.A. Perez-Molina </w:t>
      </w:r>
      <w:r w:rsidRPr="00947625">
        <w:rPr>
          <w:vertAlign w:val="superscript"/>
        </w:rPr>
        <w:t>4, 6</w:t>
      </w:r>
      <w:r w:rsidRPr="00947625">
        <w:t>,  J. Llenas-García </w:t>
      </w:r>
      <w:r w:rsidRPr="00947625">
        <w:rPr>
          <w:vertAlign w:val="superscript"/>
        </w:rPr>
        <w:t>2, 4, </w:t>
      </w:r>
      <w:ins w:id="4" w:author="Jara Llenas García" w:date="2025-05-10T19:22:00Z">
        <w:r w:rsidR="003C6B4E">
          <w:rPr>
            <w:vertAlign w:val="superscript"/>
          </w:rPr>
          <w:t>8</w:t>
        </w:r>
      </w:ins>
      <w:del w:id="5" w:author="Jara Llenas García" w:date="2025-05-10T19:22:00Z">
        <w:r w:rsidRPr="00947625" w:rsidDel="003C6B4E">
          <w:rPr>
            <w:vertAlign w:val="superscript"/>
          </w:rPr>
          <w:delText>7</w:delText>
        </w:r>
      </w:del>
    </w:p>
    <w:p w14:paraId="01B6AC77" w14:textId="779197E3" w:rsidR="00947625" w:rsidRPr="009E324F" w:rsidRDefault="00947625" w:rsidP="00947625">
      <w:pPr>
        <w:rPr>
          <w:ins w:id="6" w:author="Jose Antonio Perez Molina" w:date="2025-05-11T10:01:00Z"/>
          <w:lang w:val="en-US"/>
        </w:rPr>
      </w:pPr>
      <w:r w:rsidRPr="00947625">
        <w:rPr>
          <w:vertAlign w:val="superscript"/>
        </w:rPr>
        <w:t>1</w:t>
      </w:r>
      <w:r w:rsidRPr="00947625">
        <w:t>Hospital General Universitario de Elda-FISABIO, Infectious Diseases-Internal Medicine, Elda, Spain, </w:t>
      </w:r>
      <w:r w:rsidRPr="00947625">
        <w:rPr>
          <w:vertAlign w:val="superscript"/>
        </w:rPr>
        <w:t>2</w:t>
      </w:r>
      <w:r w:rsidRPr="00947625">
        <w:t>Universidad Miguel Hernández, Clinical Medicine, Elche, Spain, </w:t>
      </w:r>
      <w:r w:rsidRPr="00947625">
        <w:rPr>
          <w:vertAlign w:val="superscript"/>
        </w:rPr>
        <w:t>3</w:t>
      </w:r>
      <w:r w:rsidRPr="00947625">
        <w:t>Spanish Interdisciplinary AIDS Society (SEISIDA)., Madrid, Spain, </w:t>
      </w:r>
      <w:del w:id="7" w:author="Jose Antonio Perez Molina" w:date="2025-05-11T10:00:00Z">
        <w:r w:rsidRPr="00947625" w:rsidDel="005D0810">
          <w:rPr>
            <w:vertAlign w:val="superscript"/>
          </w:rPr>
          <w:delText>4</w:delText>
        </w:r>
        <w:r w:rsidRPr="00947625" w:rsidDel="005D0810">
          <w:delText>Instituto de Salud Carlos III</w:delText>
        </w:r>
      </w:del>
      <w:r w:rsidRPr="00947625">
        <w:t xml:space="preserve">, CIBER de Enfermedades Infecciosas (CIBERINFEC), </w:t>
      </w:r>
      <w:ins w:id="8" w:author="Jose Antonio Perez Molina" w:date="2025-05-11T10:00:00Z">
        <w:r w:rsidR="005D0810" w:rsidRPr="00947625">
          <w:rPr>
            <w:vertAlign w:val="superscript"/>
          </w:rPr>
          <w:t>4</w:t>
        </w:r>
        <w:r w:rsidR="005D0810" w:rsidRPr="00947625">
          <w:t>Instituto de Salud Carlos III</w:t>
        </w:r>
        <w:r w:rsidR="005D0810">
          <w:t>,</w:t>
        </w:r>
        <w:r w:rsidR="005D0810" w:rsidRPr="00947625">
          <w:t xml:space="preserve"> </w:t>
        </w:r>
      </w:ins>
      <w:r w:rsidRPr="00947625">
        <w:t>Madrid, Spain, </w:t>
      </w:r>
      <w:r w:rsidRPr="00947625">
        <w:rPr>
          <w:vertAlign w:val="superscript"/>
        </w:rPr>
        <w:t>5</w:t>
      </w:r>
      <w:r w:rsidRPr="00947625">
        <w:t>University of British Columbia, Faculty of Medicine,, Vancouver, Canada, </w:t>
      </w:r>
      <w:r w:rsidRPr="00947625">
        <w:rPr>
          <w:vertAlign w:val="superscript"/>
        </w:rPr>
        <w:t>6</w:t>
      </w:r>
      <w:r w:rsidRPr="00947625">
        <w:t>Institute for Healthcare Research Hospital 12 de Octubre (imas12), Universidad Complutense de Madrid, HIV Unit, Madrid, Spain, </w:t>
      </w:r>
      <w:r w:rsidRPr="00947625">
        <w:rPr>
          <w:vertAlign w:val="superscript"/>
        </w:rPr>
        <w:t>7</w:t>
      </w:r>
      <w:r w:rsidRPr="00947625">
        <w:t xml:space="preserve">University Hospital Ramon y Cajal, 6. </w:t>
      </w:r>
      <w:r w:rsidRPr="009E324F">
        <w:rPr>
          <w:lang w:val="en-US"/>
        </w:rPr>
        <w:t>Referral Centre for Tropical Diseases. Infectious Diseases Department., Madrid, Spain, </w:t>
      </w:r>
      <w:r w:rsidRPr="009E324F">
        <w:rPr>
          <w:vertAlign w:val="superscript"/>
          <w:lang w:val="en-US"/>
        </w:rPr>
        <w:t>8</w:t>
      </w:r>
      <w:r w:rsidRPr="009E324F">
        <w:rPr>
          <w:lang w:val="en-US"/>
        </w:rPr>
        <w:t>Hospital Vega Baja-FISABIO, Infectious Diseases-Internal Medicine, Orihuela, Spain</w:t>
      </w:r>
    </w:p>
    <w:p w14:paraId="32B8E081" w14:textId="14308A59" w:rsidR="005D0810" w:rsidRDefault="005D0810" w:rsidP="00947625">
      <w:pPr>
        <w:rPr>
          <w:ins w:id="9" w:author="Jose Antonio Perez Molina" w:date="2025-05-11T10:01:00Z"/>
        </w:rPr>
      </w:pPr>
      <w:ins w:id="10" w:author="Jose Antonio Perez Molina" w:date="2025-05-11T10:01:00Z">
        <w:r w:rsidRPr="005D0810">
          <w:rPr>
            <w:rPrChange w:id="11" w:author="Jose Antonio Perez Molina" w:date="2025-05-11T10:01:00Z">
              <w:rPr>
                <w:lang w:val="en-US"/>
              </w:rPr>
            </w:rPrChange>
          </w:rPr>
          <w:t xml:space="preserve">Con todas las filiaciones que hay </w:t>
        </w:r>
        <w:r>
          <w:t>yo te apunto las mías aparte para aclararte:</w:t>
        </w:r>
      </w:ins>
    </w:p>
    <w:p w14:paraId="2D4E3346" w14:textId="541068DF" w:rsidR="005D0810" w:rsidRPr="005D0810" w:rsidRDefault="005D0810" w:rsidP="00947625">
      <w:pPr>
        <w:rPr>
          <w:ins w:id="12" w:author="Jose Antonio Perez Molina" w:date="2025-05-11T10:01:00Z"/>
          <w:lang w:val="en-US"/>
          <w:rPrChange w:id="13" w:author="Jose Antonio Perez Molina" w:date="2025-05-11T10:02:00Z">
            <w:rPr>
              <w:ins w:id="14" w:author="Jose Antonio Perez Molina" w:date="2025-05-11T10:01:00Z"/>
            </w:rPr>
          </w:rPrChange>
        </w:rPr>
      </w:pPr>
      <w:ins w:id="15" w:author="Jose Antonio Perez Molina" w:date="2025-05-11T10:01:00Z">
        <w:r w:rsidRPr="005D0810">
          <w:rPr>
            <w:vertAlign w:val="superscript"/>
            <w:lang w:val="en-US"/>
            <w:rPrChange w:id="16" w:author="Jose Antonio Perez Molina" w:date="2025-05-11T10:02:00Z">
              <w:rPr>
                <w:vertAlign w:val="superscript"/>
              </w:rPr>
            </w:rPrChange>
          </w:rPr>
          <w:t>7</w:t>
        </w:r>
      </w:ins>
      <w:ins w:id="17" w:author="Jose Antonio Perez Molina" w:date="2025-05-11T10:02:00Z">
        <w:r w:rsidRPr="005D0810">
          <w:rPr>
            <w:lang w:val="en-US"/>
          </w:rPr>
          <w:t xml:space="preserve"> </w:t>
        </w:r>
        <w:r w:rsidRPr="00947625">
          <w:rPr>
            <w:lang w:val="en-US"/>
          </w:rPr>
          <w:t>Referral Centre for Tropical Diseases. Infectious Diseases Department</w:t>
        </w:r>
        <w:r>
          <w:rPr>
            <w:lang w:val="en-US"/>
          </w:rPr>
          <w:t xml:space="preserve">, </w:t>
        </w:r>
      </w:ins>
      <w:ins w:id="18" w:author="Jose Antonio Perez Molina" w:date="2025-05-11T10:01:00Z">
        <w:r w:rsidRPr="005D0810">
          <w:rPr>
            <w:lang w:val="en-US"/>
            <w:rPrChange w:id="19" w:author="Jose Antonio Perez Molina" w:date="2025-05-11T10:02:00Z">
              <w:rPr/>
            </w:rPrChange>
          </w:rPr>
          <w:t>University Hospital Ramon y Cajal, Madrid, Spain</w:t>
        </w:r>
      </w:ins>
    </w:p>
    <w:p w14:paraId="44BDC5C7" w14:textId="593E5013" w:rsidR="005D0810" w:rsidRDefault="005D0810" w:rsidP="00947625">
      <w:pPr>
        <w:rPr>
          <w:ins w:id="20" w:author="Jose Antonio Perez Molina" w:date="2025-05-11T10:01:00Z"/>
        </w:rPr>
      </w:pPr>
      <w:ins w:id="21" w:author="Jose Antonio Perez Molina" w:date="2025-05-11T10:02:00Z">
        <w:r w:rsidRPr="00947625">
          <w:t xml:space="preserve">CIBER de Enfermedades Infecciosas (CIBERINFEC), </w:t>
        </w:r>
        <w:r w:rsidRPr="00947625">
          <w:rPr>
            <w:vertAlign w:val="superscript"/>
          </w:rPr>
          <w:t>4</w:t>
        </w:r>
        <w:r w:rsidRPr="00947625">
          <w:t>Instituto de Salud Carlos III</w:t>
        </w:r>
        <w:r>
          <w:t>,</w:t>
        </w:r>
        <w:r w:rsidRPr="00947625">
          <w:t xml:space="preserve"> Madrid, Spain</w:t>
        </w:r>
      </w:ins>
    </w:p>
    <w:p w14:paraId="6CAFA74A" w14:textId="3E615AB2" w:rsidR="009E324F" w:rsidRPr="009E324F" w:rsidDel="009E324F" w:rsidRDefault="009E324F" w:rsidP="00947625">
      <w:pPr>
        <w:rPr>
          <w:del w:id="22" w:author="Ruiz Alguero, Marta" w:date="2025-05-11T17:51:00Z"/>
          <w:lang w:val="en-US"/>
        </w:rPr>
      </w:pPr>
    </w:p>
    <w:p w14:paraId="749669E8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Purpose: *</w:t>
      </w:r>
    </w:p>
    <w:p w14:paraId="4969EC55" w14:textId="52D39ADF" w:rsidR="00947625" w:rsidRDefault="00947625" w:rsidP="00947625">
      <w:pPr>
        <w:rPr>
          <w:ins w:id="23" w:author="Jose Antonio Perez Molina" w:date="2025-05-11T10:46:00Z"/>
          <w:lang w:val="en-US"/>
        </w:rPr>
      </w:pPr>
      <w:r w:rsidRPr="00947625">
        <w:rPr>
          <w:lang w:val="en-US"/>
        </w:rPr>
        <w:t>Lenacapavir (LEN) has proven to be superior to</w:t>
      </w:r>
      <w:del w:id="24" w:author="Jara Llenas García" w:date="2025-05-10T19:42:00Z">
        <w:r w:rsidRPr="00947625" w:rsidDel="00274C69">
          <w:rPr>
            <w:lang w:val="en-US"/>
          </w:rPr>
          <w:delText xml:space="preserve"> </w:delText>
        </w:r>
        <w:commentRangeStart w:id="25"/>
        <w:commentRangeStart w:id="26"/>
        <w:r w:rsidRPr="00947625" w:rsidDel="00274C69">
          <w:rPr>
            <w:lang w:val="en-US"/>
          </w:rPr>
          <w:delText>current recommended regimen</w:delText>
        </w:r>
      </w:del>
      <w:r w:rsidRPr="00947625">
        <w:rPr>
          <w:lang w:val="en-US"/>
        </w:rPr>
        <w:t>,</w:t>
      </w:r>
      <w:commentRangeEnd w:id="25"/>
      <w:r w:rsidR="003C6B4E">
        <w:rPr>
          <w:rStyle w:val="CommentReference"/>
        </w:rPr>
        <w:commentReference w:id="25"/>
      </w:r>
      <w:commentRangeEnd w:id="26"/>
      <w:r w:rsidR="001D0746">
        <w:rPr>
          <w:rStyle w:val="CommentReference"/>
        </w:rPr>
        <w:commentReference w:id="26"/>
      </w:r>
      <w:r w:rsidRPr="00947625">
        <w:rPr>
          <w:lang w:val="en-US"/>
        </w:rPr>
        <w:t xml:space="preserve"> tenofovir disoproxil fumarate plus emtricitabine (TDF/FTC), as pre-exposure prophylaxis (PrEP) for key populations at high risk of HIV acquisition. This study aims to compare the cost-effectiveness of currently approved </w:t>
      </w:r>
      <w:del w:id="27" w:author="Jara Llenas García" w:date="2025-05-10T19:27:00Z">
        <w:r w:rsidRPr="00947625" w:rsidDel="003C6B4E">
          <w:rPr>
            <w:lang w:val="en-US"/>
          </w:rPr>
          <w:delText xml:space="preserve">daily </w:delText>
        </w:r>
      </w:del>
      <w:r w:rsidRPr="00947625">
        <w:rPr>
          <w:lang w:val="en-US"/>
        </w:rPr>
        <w:t xml:space="preserve">PrEP in Spain, with </w:t>
      </w:r>
      <w:ins w:id="28" w:author="Jara Llenas García" w:date="2025-05-10T19:27:00Z">
        <w:r w:rsidR="003C6B4E" w:rsidRPr="00947625">
          <w:rPr>
            <w:lang w:val="en-US"/>
          </w:rPr>
          <w:t xml:space="preserve">daily </w:t>
        </w:r>
      </w:ins>
      <w:r w:rsidRPr="00947625">
        <w:rPr>
          <w:lang w:val="en-US"/>
        </w:rPr>
        <w:t>TDF/FTC, in gay, bisexual and other men who have sex with men (GBMSM) versus the newer alternative with subcutaneous LEN every 6 months.</w:t>
      </w:r>
    </w:p>
    <w:p w14:paraId="733A2C4B" w14:textId="4BA2834E" w:rsidR="00956CDB" w:rsidRPr="00956CDB" w:rsidRDefault="00956CDB" w:rsidP="00947625">
      <w:pPr>
        <w:rPr>
          <w:ins w:id="29" w:author="Jose Antonio Perez Molina" w:date="2025-05-11T10:46:00Z"/>
          <w:lang w:val="en-US"/>
        </w:rPr>
      </w:pPr>
      <w:ins w:id="30" w:author="Jose Antonio Perez Molina" w:date="2025-05-11T10:48:00Z">
        <w:r>
          <w:rPr>
            <w:lang w:val="en-US"/>
          </w:rPr>
          <w:t xml:space="preserve">Alternativa un poco más corta: </w:t>
        </w:r>
      </w:ins>
      <w:ins w:id="31" w:author="Jose Antonio Perez Molina" w:date="2025-05-11T10:47:00Z">
        <w:r w:rsidRPr="00956CDB">
          <w:rPr>
            <w:lang w:val="en-US"/>
          </w:rPr>
          <w:t>The study assess</w:t>
        </w:r>
        <w:r>
          <w:rPr>
            <w:lang w:val="en-US"/>
          </w:rPr>
          <w:t>ed</w:t>
        </w:r>
        <w:r w:rsidRPr="00956CDB">
          <w:rPr>
            <w:lang w:val="en-US"/>
          </w:rPr>
          <w:t xml:space="preserve"> which PrEP strategy </w:t>
        </w:r>
        <w:r>
          <w:rPr>
            <w:lang w:val="en-US"/>
          </w:rPr>
          <w:t>was</w:t>
        </w:r>
        <w:r w:rsidRPr="00956CDB">
          <w:rPr>
            <w:lang w:val="en-US"/>
          </w:rPr>
          <w:t xml:space="preserve"> more cost-effective for</w:t>
        </w:r>
        <w:r w:rsidRPr="00947625">
          <w:rPr>
            <w:lang w:val="en-US"/>
          </w:rPr>
          <w:t xml:space="preserve"> gay, bisexual and other men who have sex with men </w:t>
        </w:r>
      </w:ins>
      <w:ins w:id="32" w:author="Jose Antonio Perez Molina" w:date="2025-05-11T10:48:00Z">
        <w:r>
          <w:rPr>
            <w:lang w:val="en-US"/>
          </w:rPr>
          <w:t>(</w:t>
        </w:r>
      </w:ins>
      <w:ins w:id="33" w:author="Jose Antonio Perez Molina" w:date="2025-05-11T10:47:00Z">
        <w:r w:rsidRPr="00956CDB">
          <w:rPr>
            <w:lang w:val="en-US"/>
          </w:rPr>
          <w:t>GBMSM</w:t>
        </w:r>
      </w:ins>
      <w:ins w:id="34" w:author="Jose Antonio Perez Molina" w:date="2025-05-11T10:48:00Z">
        <w:r>
          <w:rPr>
            <w:lang w:val="en-US"/>
          </w:rPr>
          <w:t>)</w:t>
        </w:r>
      </w:ins>
      <w:ins w:id="35" w:author="Jose Antonio Perez Molina" w:date="2025-05-11T10:47:00Z">
        <w:r w:rsidRPr="00956CDB">
          <w:rPr>
            <w:lang w:val="en-US"/>
          </w:rPr>
          <w:t xml:space="preserve"> in Spain: daily oral TDF/FTC or subcutaneous </w:t>
        </w:r>
      </w:ins>
      <w:ins w:id="36" w:author="Jose Antonio Perez Molina" w:date="2025-05-11T10:48:00Z">
        <w:r>
          <w:rPr>
            <w:lang w:val="en-US"/>
          </w:rPr>
          <w:t>LEN</w:t>
        </w:r>
      </w:ins>
      <w:ins w:id="37" w:author="Jose Antonio Perez Molina" w:date="2025-05-11T10:47:00Z">
        <w:r w:rsidRPr="00956CDB">
          <w:rPr>
            <w:lang w:val="en-US"/>
          </w:rPr>
          <w:t xml:space="preserve"> administered every six months.</w:t>
        </w:r>
      </w:ins>
    </w:p>
    <w:p w14:paraId="2B2042B5" w14:textId="77777777" w:rsidR="00956CDB" w:rsidRPr="00947625" w:rsidRDefault="00956CDB" w:rsidP="00947625">
      <w:pPr>
        <w:rPr>
          <w:lang w:val="en-US"/>
        </w:rPr>
      </w:pPr>
    </w:p>
    <w:p w14:paraId="7F9C46E0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Method: *</w:t>
      </w:r>
    </w:p>
    <w:p w14:paraId="295802F3" w14:textId="1E8E0011" w:rsidR="00947625" w:rsidRPr="00947625" w:rsidRDefault="00947625" w:rsidP="00947625">
      <w:pPr>
        <w:rPr>
          <w:lang w:val="en-US"/>
        </w:rPr>
      </w:pPr>
      <w:r w:rsidRPr="00947625">
        <w:rPr>
          <w:lang w:val="en-US"/>
        </w:rPr>
        <w:t xml:space="preserve">We fitted a dynamic </w:t>
      </w:r>
      <w:del w:id="38" w:author="Jose Antonio Perez Molina" w:date="2025-05-11T10:03:00Z">
        <w:r w:rsidRPr="00947625" w:rsidDel="005D0810">
          <w:rPr>
            <w:lang w:val="en-US"/>
          </w:rPr>
          <w:delText xml:space="preserve">compartmentalized </w:delText>
        </w:r>
      </w:del>
      <w:ins w:id="39" w:author="Jose Antonio Perez Molina" w:date="2025-05-11T10:03:00Z">
        <w:r w:rsidR="005D0810" w:rsidRPr="00947625">
          <w:rPr>
            <w:lang w:val="en-US"/>
          </w:rPr>
          <w:t>compartmentali</w:t>
        </w:r>
        <w:r w:rsidR="005D0810">
          <w:rPr>
            <w:lang w:val="en-US"/>
          </w:rPr>
          <w:t>s</w:t>
        </w:r>
        <w:r w:rsidR="005D0810" w:rsidRPr="00947625">
          <w:rPr>
            <w:lang w:val="en-US"/>
          </w:rPr>
          <w:t xml:space="preserve">ed </w:t>
        </w:r>
      </w:ins>
      <w:r w:rsidRPr="00947625">
        <w:rPr>
          <w:lang w:val="en-US"/>
        </w:rPr>
        <w:t xml:space="preserve">Markov </w:t>
      </w:r>
      <w:commentRangeStart w:id="40"/>
      <w:r w:rsidRPr="00947625">
        <w:rPr>
          <w:lang w:val="en-US"/>
        </w:rPr>
        <w:t>model</w:t>
      </w:r>
      <w:commentRangeEnd w:id="40"/>
      <w:r w:rsidR="00F823FA">
        <w:rPr>
          <w:rStyle w:val="CommentReference"/>
        </w:rPr>
        <w:commentReference w:id="40"/>
      </w:r>
      <w:r w:rsidRPr="00947625">
        <w:rPr>
          <w:lang w:val="en-US"/>
        </w:rPr>
        <w:t xml:space="preserve"> that represents the dynamics of HIV-1 transmission in GBMSM in Spain. </w:t>
      </w:r>
      <w:commentRangeStart w:id="41"/>
      <w:r w:rsidRPr="00947625">
        <w:rPr>
          <w:lang w:val="en-US"/>
        </w:rPr>
        <w:t>The model was calibrated to replicate the epidemiological data from 2019 to 2023</w:t>
      </w:r>
      <w:commentRangeEnd w:id="41"/>
      <w:r w:rsidR="00F823FA">
        <w:rPr>
          <w:rStyle w:val="CommentReference"/>
        </w:rPr>
        <w:commentReference w:id="41"/>
      </w:r>
      <w:r w:rsidRPr="00947625">
        <w:rPr>
          <w:lang w:val="en-US"/>
        </w:rPr>
        <w:t xml:space="preserve">. We used the perspective of the national health </w:t>
      </w:r>
      <w:r w:rsidRPr="00947625">
        <w:rPr>
          <w:lang w:val="en-US"/>
        </w:rPr>
        <w:lastRenderedPageBreak/>
        <w:t>system and applied a 20-year time horizon. Quality-adjusted life years (QALY) were the health outcome variable, and the cost was accounted for in 2023 Euros (€). Our outcome variable was the incremental cost-effectiveness ratio (ICER). We used the 2023 gross domestic product per capita of Spain (€31,339) as the willingness-to-pay (WTP) threshold.</w:t>
      </w:r>
    </w:p>
    <w:p w14:paraId="3075FC9E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Results: *</w:t>
      </w:r>
    </w:p>
    <w:p w14:paraId="39691928" w14:textId="7035054E" w:rsidR="00947625" w:rsidRDefault="00947625" w:rsidP="00947625">
      <w:pPr>
        <w:rPr>
          <w:lang w:val="en-US"/>
        </w:rPr>
      </w:pPr>
      <w:r w:rsidRPr="00947625">
        <w:rPr>
          <w:lang w:val="en-US"/>
        </w:rPr>
        <w:t>In the</w:t>
      </w:r>
      <w:ins w:id="42" w:author="Jara Llenas García" w:date="2025-05-10T19:35:00Z">
        <w:r w:rsidR="00274C69">
          <w:rPr>
            <w:lang w:val="en-US"/>
          </w:rPr>
          <w:t xml:space="preserve"> </w:t>
        </w:r>
      </w:ins>
      <w:r w:rsidRPr="00947625">
        <w:rPr>
          <w:lang w:val="en-US"/>
        </w:rPr>
        <w:t>TDF/FTC arm the simulation yielded 8,546,030 QALYs at a cost of €8,457,028,025 for the next 20 years</w:t>
      </w:r>
      <w:ins w:id="43" w:author="Jose Antonio Perez Molina" w:date="2025-05-11T10:49:00Z">
        <w:r w:rsidR="00956CDB">
          <w:rPr>
            <w:lang w:val="en-US"/>
          </w:rPr>
          <w:t xml:space="preserve">, with </w:t>
        </w:r>
      </w:ins>
      <w:del w:id="44" w:author="Jose Antonio Perez Molina" w:date="2025-05-11T10:49:00Z">
        <w:r w:rsidRPr="00947625" w:rsidDel="00956CDB">
          <w:rPr>
            <w:lang w:val="en-US"/>
          </w:rPr>
          <w:delText xml:space="preserve">. This constitutes </w:delText>
        </w:r>
      </w:del>
      <w:r w:rsidRPr="00947625">
        <w:rPr>
          <w:lang w:val="en-US"/>
        </w:rPr>
        <w:t xml:space="preserve">an average cost-effectiveness ratio of €989.58 per QALY. </w:t>
      </w:r>
      <w:ins w:id="45" w:author="Jose Antonio Perez Molina" w:date="2025-05-11T10:53:00Z">
        <w:r w:rsidR="00956CDB">
          <w:rPr>
            <w:lang w:val="en-US"/>
          </w:rPr>
          <w:t>If</w:t>
        </w:r>
        <w:r w:rsidR="00956CDB" w:rsidRPr="00947625">
          <w:rPr>
            <w:lang w:val="en-US"/>
          </w:rPr>
          <w:t xml:space="preserve"> LEN </w:t>
        </w:r>
        <w:r w:rsidR="00956CDB">
          <w:rPr>
            <w:lang w:val="en-US"/>
          </w:rPr>
          <w:t>were</w:t>
        </w:r>
        <w:r w:rsidR="00956CDB" w:rsidRPr="00947625">
          <w:rPr>
            <w:lang w:val="en-US"/>
          </w:rPr>
          <w:t xml:space="preserve"> used instead of TDF/FTC, </w:t>
        </w:r>
        <w:r w:rsidR="00956CDB">
          <w:rPr>
            <w:lang w:val="en-US"/>
          </w:rPr>
          <w:t xml:space="preserve">it </w:t>
        </w:r>
        <w:r w:rsidR="00956CDB" w:rsidRPr="00947625">
          <w:rPr>
            <w:lang w:val="en-US"/>
          </w:rPr>
          <w:t>would cost €47,062,063,906 (</w:t>
        </w:r>
        <w:r w:rsidR="00956CDB">
          <w:rPr>
            <w:lang w:val="en-US"/>
          </w:rPr>
          <w:t xml:space="preserve">an increase </w:t>
        </w:r>
        <w:r w:rsidR="00956CDB" w:rsidRPr="00947625">
          <w:rPr>
            <w:lang w:val="en-US"/>
          </w:rPr>
          <w:t xml:space="preserve">of €38,605,035,881) </w:t>
        </w:r>
        <w:r w:rsidR="00956CDB">
          <w:rPr>
            <w:lang w:val="en-US"/>
          </w:rPr>
          <w:t>producing</w:t>
        </w:r>
        <w:r w:rsidR="00956CDB" w:rsidRPr="00947625">
          <w:rPr>
            <w:lang w:val="en-US"/>
          </w:rPr>
          <w:t xml:space="preserve"> a total of 9,030,933 QALYs (i.e. an increase of 484,903.7 QALYs), yielding an ICER of 79,613.82 €</w:t>
        </w:r>
        <w:r w:rsidR="00956CDB">
          <w:rPr>
            <w:lang w:val="en-US"/>
          </w:rPr>
          <w:t>/</w:t>
        </w:r>
        <w:r w:rsidR="00956CDB" w:rsidRPr="00947625">
          <w:rPr>
            <w:lang w:val="en-US"/>
          </w:rPr>
          <w:t>QALYs</w:t>
        </w:r>
      </w:ins>
      <w:del w:id="46" w:author="Jose Antonio Perez Molina" w:date="2025-05-11T10:50:00Z">
        <w:r w:rsidRPr="00947625" w:rsidDel="00956CDB">
          <w:rPr>
            <w:lang w:val="en-US"/>
          </w:rPr>
          <w:delText>A scenario where</w:delText>
        </w:r>
      </w:del>
      <w:del w:id="47" w:author="Jose Antonio Perez Molina" w:date="2025-05-11T10:53:00Z">
        <w:r w:rsidRPr="00947625" w:rsidDel="00956CDB">
          <w:rPr>
            <w:lang w:val="en-US"/>
          </w:rPr>
          <w:delText xml:space="preserve"> LEN was used instead of TDF/FTC, would cost a total of €47,062,063,906 (difference of €38,605,035,881) and produce a total of 9,030,933 QALYs (i.e. an increase of 484,903.7 QALYs), yielding an ICER of 79,613.82 </w:delText>
        </w:r>
      </w:del>
      <w:ins w:id="48" w:author="Jara Llenas García" w:date="2025-05-10T19:37:00Z">
        <w:del w:id="49" w:author="Jose Antonio Perez Molina" w:date="2025-05-11T10:53:00Z">
          <w:r w:rsidR="00274C69" w:rsidRPr="00947625" w:rsidDel="00956CDB">
            <w:rPr>
              <w:lang w:val="en-US"/>
            </w:rPr>
            <w:delText>€</w:delText>
          </w:r>
          <w:r w:rsidR="00274C69" w:rsidDel="00956CDB">
            <w:rPr>
              <w:lang w:val="en-US"/>
            </w:rPr>
            <w:delText>/</w:delText>
          </w:r>
        </w:del>
      </w:ins>
      <w:del w:id="50" w:author="Jose Antonio Perez Molina" w:date="2025-05-11T10:53:00Z">
        <w:r w:rsidRPr="00947625" w:rsidDel="00956CDB">
          <w:rPr>
            <w:lang w:val="en-US"/>
          </w:rPr>
          <w:delText>QALYs</w:delText>
        </w:r>
      </w:del>
      <w:r w:rsidRPr="00947625">
        <w:rPr>
          <w:lang w:val="en-US"/>
        </w:rPr>
        <w:t xml:space="preserve">. Adherence and </w:t>
      </w:r>
      <w:del w:id="51" w:author="Jara Llenas García" w:date="2025-05-10T19:37:00Z">
        <w:r w:rsidRPr="00947625" w:rsidDel="00274C69">
          <w:rPr>
            <w:lang w:val="en-US"/>
          </w:rPr>
          <w:delText xml:space="preserve">total </w:delText>
        </w:r>
      </w:del>
      <w:r w:rsidRPr="00947625">
        <w:rPr>
          <w:lang w:val="en-US"/>
        </w:rPr>
        <w:t xml:space="preserve">number of GBMSM living with HIV were the main variables affecting the ICER in a deterministic sensitivity </w:t>
      </w:r>
      <w:commentRangeStart w:id="52"/>
      <w:r w:rsidRPr="00947625">
        <w:rPr>
          <w:lang w:val="en-US"/>
        </w:rPr>
        <w:t>analysis</w:t>
      </w:r>
      <w:commentRangeEnd w:id="52"/>
      <w:r w:rsidR="0094506D">
        <w:rPr>
          <w:rStyle w:val="CommentReference"/>
        </w:rPr>
        <w:commentReference w:id="52"/>
      </w:r>
      <w:r w:rsidRPr="00947625">
        <w:rPr>
          <w:lang w:val="en-US"/>
        </w:rPr>
        <w:t xml:space="preserve">. However, it did not come close to WTP. A probabilistic sensitivity analysis was also undertaken where the cost was iterated down to € 4,320 per six-month dose </w:t>
      </w:r>
      <w:del w:id="53" w:author="Jose Antonio Perez Molina" w:date="2025-05-11T10:39:00Z">
        <w:r w:rsidRPr="00947625" w:rsidDel="001D0746">
          <w:rPr>
            <w:lang w:val="en-US"/>
          </w:rPr>
          <w:delText>where it yielded</w:delText>
        </w:r>
      </w:del>
      <w:ins w:id="54" w:author="Jose Antonio Perez Molina" w:date="2025-05-11T10:39:00Z">
        <w:r w:rsidR="001D0746">
          <w:rPr>
            <w:lang w:val="en-US"/>
          </w:rPr>
          <w:t>yielding</w:t>
        </w:r>
      </w:ins>
      <w:r w:rsidRPr="00947625">
        <w:rPr>
          <w:lang w:val="en-US"/>
        </w:rPr>
        <w:t xml:space="preserve"> a probability of cost-effectiveness of 93.6%.</w:t>
      </w:r>
    </w:p>
    <w:p w14:paraId="36438456" w14:textId="09BDAE07" w:rsidR="00947625" w:rsidRDefault="00947625" w:rsidP="00947625">
      <w:pPr>
        <w:rPr>
          <w:lang w:val="en-US"/>
        </w:rPr>
      </w:pPr>
      <w:commentRangeStart w:id="55"/>
      <w:r>
        <w:rPr>
          <w:noProof/>
          <w:lang w:val="en-US"/>
        </w:rPr>
        <w:drawing>
          <wp:inline distT="0" distB="0" distL="0" distR="0" wp14:anchorId="4CC9F99D" wp14:editId="7543B9C4">
            <wp:extent cx="4040986" cy="2695575"/>
            <wp:effectExtent l="0" t="0" r="0" b="0"/>
            <wp:docPr id="72199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1037" name="Imagen 7219910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602" cy="270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5"/>
      <w:r w:rsidR="009E4670">
        <w:rPr>
          <w:rStyle w:val="CommentReference"/>
        </w:rPr>
        <w:commentReference w:id="55"/>
      </w:r>
    </w:p>
    <w:p w14:paraId="328CDFB8" w14:textId="77777777" w:rsidR="00947625" w:rsidRDefault="00947625" w:rsidP="00947625">
      <w:pPr>
        <w:rPr>
          <w:lang w:val="en-US"/>
        </w:rPr>
      </w:pPr>
    </w:p>
    <w:p w14:paraId="38A1F9F1" w14:textId="5738A132" w:rsidR="00947625" w:rsidRDefault="00947625" w:rsidP="00947625">
      <w:pPr>
        <w:rPr>
          <w:lang w:val="en-US"/>
        </w:rPr>
      </w:pPr>
      <w:r>
        <w:rPr>
          <w:lang w:val="en-US"/>
        </w:rPr>
        <w:t xml:space="preserve">Alt text: </w:t>
      </w:r>
      <w:r w:rsidRPr="00947625">
        <w:rPr>
          <w:lang w:val="en-US"/>
        </w:rPr>
        <w:t>Scatter plot titled "Cost-effectiveness plane" showing incremental costs in 2023 euros on the y-axis and incremental QALYs on the x-axis for three PrEP strategies: PrEP-LEN (red), PrEP-LEN_Red (green), and PrEP-LEN_Red_02 (blue), representing different LEN prices.. Each point represents a simulation result. A red diagonal line indicates a willingness-to-pay threshold. Most points lie in the upper-right quadrant, suggesting increased cost and effectiveness, with PrEP-LEN_Red_02 generally appearing to be more cost-effective than the others.</w:t>
      </w:r>
    </w:p>
    <w:p w14:paraId="5D8FBDC3" w14:textId="2527BC51" w:rsidR="00947625" w:rsidRPr="0094506D" w:rsidRDefault="0094506D" w:rsidP="00947625">
      <w:pPr>
        <w:rPr>
          <w:ins w:id="56" w:author="Jose Antonio Perez Molina" w:date="2025-05-11T10:50:00Z"/>
          <w:rPrChange w:id="57" w:author="Jose Antonio Perez Molina" w:date="2025-05-11T10:56:00Z">
            <w:rPr>
              <w:ins w:id="58" w:author="Jose Antonio Perez Molina" w:date="2025-05-11T10:50:00Z"/>
              <w:lang w:val="en-US"/>
            </w:rPr>
          </w:rPrChange>
        </w:rPr>
      </w:pPr>
      <w:ins w:id="59" w:author="Jose Antonio Perez Molina" w:date="2025-05-11T10:56:00Z">
        <w:r w:rsidRPr="0094506D">
          <w:rPr>
            <w:rPrChange w:id="60" w:author="Jose Antonio Perez Molina" w:date="2025-05-11T10:56:00Z">
              <w:rPr>
                <w:lang w:val="en-US"/>
              </w:rPr>
            </w:rPrChange>
          </w:rPr>
          <w:t xml:space="preserve">Si es posible llamaría a </w:t>
        </w:r>
        <w:r>
          <w:t xml:space="preserve">cada categoría de otra manera para que se entendiera mejor. Si son precios algo como </w:t>
        </w:r>
      </w:ins>
      <w:ins w:id="61" w:author="Jose Antonio Perez Molina" w:date="2025-05-11T10:57:00Z">
        <w:r>
          <w:t xml:space="preserve">LEN_Scenario01, LEN_Scenario02 y LEN_Scenario03. </w:t>
        </w:r>
        <w:commentRangeStart w:id="62"/>
        <w:r>
          <w:t>Añadiría en el gráfico en texto la áreas de coste efectividad y las que no lo son.</w:t>
        </w:r>
      </w:ins>
      <w:commentRangeEnd w:id="62"/>
      <w:r w:rsidR="00555C5B">
        <w:rPr>
          <w:rStyle w:val="CommentReference"/>
        </w:rPr>
        <w:commentReference w:id="62"/>
      </w:r>
    </w:p>
    <w:p w14:paraId="5B3A3DF6" w14:textId="77777777" w:rsidR="00956CDB" w:rsidRPr="0094506D" w:rsidRDefault="00956CDB" w:rsidP="00947625">
      <w:pPr>
        <w:rPr>
          <w:rPrChange w:id="63" w:author="Jose Antonio Perez Molina" w:date="2025-05-11T10:56:00Z">
            <w:rPr>
              <w:lang w:val="en-US"/>
            </w:rPr>
          </w:rPrChange>
        </w:rPr>
      </w:pPr>
    </w:p>
    <w:p w14:paraId="652ABDC1" w14:textId="2FD528B9" w:rsidR="00FD3533" w:rsidRDefault="00FD3533" w:rsidP="0094762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880638" wp14:editId="2B6AFBF0">
            <wp:extent cx="3352800" cy="3352800"/>
            <wp:effectExtent l="0" t="0" r="0" b="0"/>
            <wp:docPr id="1688011238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11238" name="Imagen 3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83DE" w14:textId="77777777" w:rsidR="00FD3533" w:rsidRDefault="00FD3533" w:rsidP="00947625">
      <w:pPr>
        <w:rPr>
          <w:lang w:val="en-US"/>
        </w:rPr>
      </w:pPr>
    </w:p>
    <w:p w14:paraId="2DD734DC" w14:textId="04D5D87B" w:rsidR="00FD3533" w:rsidRDefault="00FD3533" w:rsidP="00947625">
      <w:pPr>
        <w:rPr>
          <w:lang w:val="en-US"/>
        </w:rPr>
      </w:pPr>
      <w:commentRangeStart w:id="64"/>
      <w:r>
        <w:rPr>
          <w:lang w:val="en-US"/>
        </w:rPr>
        <w:t xml:space="preserve">Alt text: </w:t>
      </w:r>
      <w:r w:rsidRPr="00FD3533">
        <w:rPr>
          <w:lang w:val="en-US"/>
        </w:rPr>
        <w:t xml:space="preserve">Line graph titled "Cost-effectiveness probability curves" showing the probability that a PrEP strategy is cost-effective across a range of willingness-to-pay (WTP) thresholds in 2023 euros. Three sigmoidal curves represent different drug costs: red (€21,088.5), yellow (€8,880), and green (€4,320). Four vertical lines mark GDP per capita values: black (Croatia), red (Spain), blue (Euro Zone), and yellow (Luxembourg). The green curve </w:t>
      </w:r>
      <w:ins w:id="65" w:author="Ruiz Alguero, Marta" w:date="2025-05-11T17:54:00Z">
        <w:r w:rsidR="009E4670">
          <w:rPr>
            <w:lang w:val="en-US"/>
          </w:rPr>
          <w:t>(</w:t>
        </w:r>
      </w:ins>
      <w:ins w:id="66" w:author="Ruiz Alguero, Marta" w:date="2025-05-11T17:55:00Z">
        <w:r w:rsidR="009E4670">
          <w:rPr>
            <w:lang w:val="en-US"/>
          </w:rPr>
          <w:t xml:space="preserve">lowest drug cost) </w:t>
        </w:r>
      </w:ins>
      <w:r w:rsidRPr="00FD3533">
        <w:rPr>
          <w:lang w:val="en-US"/>
        </w:rPr>
        <w:t>reaches high probability</w:t>
      </w:r>
      <w:ins w:id="67" w:author="Ruiz Alguero, Marta" w:date="2025-05-11T17:55:00Z">
        <w:r w:rsidR="009E4670">
          <w:rPr>
            <w:lang w:val="en-US"/>
          </w:rPr>
          <w:t xml:space="preserve"> of cost-effectiveness</w:t>
        </w:r>
      </w:ins>
      <w:r w:rsidRPr="00FD3533">
        <w:rPr>
          <w:lang w:val="en-US"/>
        </w:rPr>
        <w:t xml:space="preserve"> at the lowest WTP,</w:t>
      </w:r>
      <w:ins w:id="68" w:author="Ruiz Alguero, Marta" w:date="2025-05-11T17:56:00Z">
        <w:r w:rsidR="009E4670">
          <w:rPr>
            <w:lang w:val="en-US"/>
          </w:rPr>
          <w:t xml:space="preserve">. </w:t>
        </w:r>
      </w:ins>
      <w:del w:id="69" w:author="Ruiz Alguero, Marta" w:date="2025-05-11T17:56:00Z">
        <w:r w:rsidRPr="00FD3533" w:rsidDel="009E4670">
          <w:rPr>
            <w:lang w:val="en-US"/>
          </w:rPr>
          <w:delText xml:space="preserve"> followed by the yellow and then the red, </w:delText>
        </w:r>
      </w:del>
      <w:ins w:id="70" w:author="Ruiz Alguero, Marta" w:date="2025-05-11T17:56:00Z">
        <w:r w:rsidR="009E4670" w:rsidRPr="009E4670">
          <w:rPr>
            <w:lang w:val="en-US"/>
          </w:rPr>
          <w:t>This trend indicates that the cost-effectiveness of the strategy improves as the drug price decreases.</w:t>
        </w:r>
      </w:ins>
      <w:del w:id="71" w:author="Ruiz Alguero, Marta" w:date="2025-05-11T17:56:00Z">
        <w:r w:rsidRPr="00FD3533" w:rsidDel="009E4670">
          <w:rPr>
            <w:lang w:val="en-US"/>
          </w:rPr>
          <w:delText>indicating increasing cost-effectiveness with lower drug prices</w:delText>
        </w:r>
        <w:commentRangeEnd w:id="64"/>
        <w:r w:rsidR="00274C69" w:rsidDel="009E4670">
          <w:rPr>
            <w:rStyle w:val="CommentReference"/>
          </w:rPr>
          <w:commentReference w:id="64"/>
        </w:r>
      </w:del>
    </w:p>
    <w:p w14:paraId="546DBB1C" w14:textId="7E378390" w:rsidR="00947625" w:rsidRPr="00947625" w:rsidRDefault="00947625" w:rsidP="00947625">
      <w:pPr>
        <w:rPr>
          <w:lang w:val="en-US"/>
        </w:rPr>
      </w:pPr>
    </w:p>
    <w:p w14:paraId="333552EB" w14:textId="5DBBA497" w:rsidR="00947625" w:rsidRPr="00947625" w:rsidRDefault="00947625" w:rsidP="00947625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Pr="00947625">
        <w:rPr>
          <w:b/>
          <w:bCs/>
          <w:lang w:val="en-US"/>
        </w:rPr>
        <w:t>onclusions: *</w:t>
      </w:r>
    </w:p>
    <w:p w14:paraId="1FBAD272" w14:textId="7CDFB331" w:rsidR="00947625" w:rsidRPr="00947625" w:rsidRDefault="00947625" w:rsidP="00947625">
      <w:pPr>
        <w:rPr>
          <w:lang w:val="en-US"/>
        </w:rPr>
      </w:pPr>
      <w:del w:id="72" w:author="Jose Antonio Perez Molina" w:date="2025-05-11T11:00:00Z">
        <w:r w:rsidRPr="00947625" w:rsidDel="001904C6">
          <w:rPr>
            <w:lang w:val="en-US"/>
          </w:rPr>
          <w:delText xml:space="preserve">Twice </w:delText>
        </w:r>
      </w:del>
      <w:ins w:id="73" w:author="Jose Antonio Perez Molina" w:date="2025-05-11T11:00:00Z">
        <w:r w:rsidR="001904C6" w:rsidRPr="00947625">
          <w:rPr>
            <w:lang w:val="en-US"/>
          </w:rPr>
          <w:t>Twice</w:t>
        </w:r>
        <w:r w:rsidR="001904C6">
          <w:rPr>
            <w:lang w:val="en-US"/>
          </w:rPr>
          <w:t>-</w:t>
        </w:r>
      </w:ins>
      <w:r w:rsidRPr="00947625">
        <w:rPr>
          <w:lang w:val="en-US"/>
        </w:rPr>
        <w:t xml:space="preserve">yearly subcutaneous LEN could be cost-effective </w:t>
      </w:r>
      <w:ins w:id="74" w:author="Jara Llenas García" w:date="2025-05-10T19:35:00Z">
        <w:r w:rsidR="00274C69">
          <w:rPr>
            <w:lang w:val="en-US"/>
          </w:rPr>
          <w:t>as Pr</w:t>
        </w:r>
        <w:del w:id="75" w:author="Jose Antonio Perez Molina" w:date="2025-05-11T11:00:00Z">
          <w:r w:rsidR="00274C69" w:rsidDel="001904C6">
            <w:rPr>
              <w:lang w:val="en-US"/>
            </w:rPr>
            <w:delText>EP</w:delText>
          </w:r>
        </w:del>
      </w:ins>
      <w:ins w:id="76" w:author="Jose Antonio Perez Molina" w:date="2025-05-11T11:00:00Z">
        <w:r w:rsidR="001904C6">
          <w:rPr>
            <w:lang w:val="en-US"/>
          </w:rPr>
          <w:t>ep</w:t>
        </w:r>
      </w:ins>
      <w:ins w:id="77" w:author="Jara Llenas García" w:date="2025-05-10T19:41:00Z">
        <w:r w:rsidR="00274C69">
          <w:rPr>
            <w:lang w:val="en-US"/>
          </w:rPr>
          <w:t xml:space="preserve"> for GBMSM</w:t>
        </w:r>
      </w:ins>
      <w:ins w:id="78" w:author="Jara Llenas García" w:date="2025-05-10T19:44:00Z">
        <w:r w:rsidR="00275971">
          <w:rPr>
            <w:lang w:val="en-US"/>
          </w:rPr>
          <w:t xml:space="preserve"> </w:t>
        </w:r>
      </w:ins>
      <w:r w:rsidRPr="00947625">
        <w:rPr>
          <w:lang w:val="en-US"/>
        </w:rPr>
        <w:t xml:space="preserve">in Spain at </w:t>
      </w:r>
      <w:ins w:id="79" w:author="Jose Antonio Perez Molina" w:date="2025-05-11T11:01:00Z">
        <w:r w:rsidR="001904C6">
          <w:rPr>
            <w:lang w:val="en-US"/>
          </w:rPr>
          <w:t xml:space="preserve">a threshold </w:t>
        </w:r>
      </w:ins>
      <w:del w:id="80" w:author="Jose Antonio Perez Molina" w:date="2025-05-11T11:01:00Z">
        <w:r w:rsidRPr="00947625" w:rsidDel="001904C6">
          <w:rPr>
            <w:lang w:val="en-US"/>
          </w:rPr>
          <w:delText xml:space="preserve">a price </w:delText>
        </w:r>
      </w:del>
      <w:r w:rsidRPr="00947625">
        <w:rPr>
          <w:lang w:val="en-US"/>
        </w:rPr>
        <w:t>of €</w:t>
      </w:r>
      <w:del w:id="81" w:author="Jose Antonio Perez Molina" w:date="2025-05-11T11:00:00Z">
        <w:r w:rsidRPr="00947625" w:rsidDel="001904C6">
          <w:rPr>
            <w:lang w:val="en-US"/>
          </w:rPr>
          <w:delText xml:space="preserve"> </w:delText>
        </w:r>
      </w:del>
      <w:r w:rsidRPr="00947625">
        <w:rPr>
          <w:lang w:val="en-US"/>
        </w:rPr>
        <w:t>4,320 per six-month dose.</w:t>
      </w:r>
    </w:p>
    <w:p w14:paraId="5D28276B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Abstract word count:</w:t>
      </w:r>
    </w:p>
    <w:p w14:paraId="687D2310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Words: 300 of 300</w:t>
      </w:r>
    </w:p>
    <w:p w14:paraId="23B70BEF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Tables: 0 of 3</w:t>
      </w:r>
    </w:p>
    <w:p w14:paraId="4051919D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Table rows: 0 of 30</w:t>
      </w:r>
    </w:p>
    <w:p w14:paraId="144BF9F2" w14:textId="77777777" w:rsidR="00947625" w:rsidRPr="00947625" w:rsidRDefault="00947625" w:rsidP="00947625">
      <w:pPr>
        <w:rPr>
          <w:b/>
          <w:bCs/>
        </w:rPr>
      </w:pPr>
      <w:r w:rsidRPr="00947625">
        <w:rPr>
          <w:b/>
          <w:bCs/>
        </w:rPr>
        <w:t>Images: 2 of 2</w:t>
      </w:r>
    </w:p>
    <w:p w14:paraId="7043E229" w14:textId="77777777" w:rsidR="00FF5980" w:rsidRPr="00947625" w:rsidRDefault="00FF5980">
      <w:pPr>
        <w:rPr>
          <w:lang w:val="en-US"/>
        </w:rPr>
      </w:pPr>
    </w:p>
    <w:sectPr w:rsidR="00FF5980" w:rsidRPr="009476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5" w:author="Jara Llenas García" w:date="2025-05-10T19:24:00Z" w:initials="JLG">
    <w:p w14:paraId="355EAD97" w14:textId="4FC9D39A" w:rsidR="003C6B4E" w:rsidRDefault="003C6B4E">
      <w:pPr>
        <w:pStyle w:val="CommentText"/>
      </w:pPr>
      <w:r>
        <w:rPr>
          <w:rStyle w:val="CommentReference"/>
        </w:rPr>
        <w:annotationRef/>
      </w:r>
      <w:r>
        <w:t>No es el único recomendado así que lo quitaría o substituiría por most utilized régimen or standard regimen</w:t>
      </w:r>
    </w:p>
  </w:comment>
  <w:comment w:id="26" w:author="Jose Antonio Perez Molina" w:date="2025-05-11T10:34:00Z" w:initials="JP">
    <w:p w14:paraId="03E18290" w14:textId="77777777" w:rsidR="001D0746" w:rsidRDefault="001D0746" w:rsidP="001D0746">
      <w:r>
        <w:rPr>
          <w:rStyle w:val="CommentReference"/>
        </w:rPr>
        <w:annotationRef/>
      </w:r>
      <w:r>
        <w:rPr>
          <w:sz w:val="20"/>
          <w:szCs w:val="20"/>
        </w:rPr>
        <w:t>Dea cuerdo con Jara, porque CABO se usa tb y es posible que en España tb</w:t>
      </w:r>
    </w:p>
  </w:comment>
  <w:comment w:id="40" w:author="Jara Llenas García" w:date="2025-05-10T19:28:00Z" w:initials="JLG">
    <w:p w14:paraId="75097A38" w14:textId="154F1DE6" w:rsidR="00F823FA" w:rsidRDefault="00F823FA">
      <w:pPr>
        <w:pStyle w:val="CommentText"/>
      </w:pPr>
      <w:r>
        <w:rPr>
          <w:rStyle w:val="CommentReference"/>
        </w:rPr>
        <w:annotationRef/>
      </w:r>
      <w:r>
        <w:t xml:space="preserve">Valorar juntar las otras dos figuras en una y </w:t>
      </w:r>
      <w:r w:rsidR="00274C69">
        <w:t>a</w:t>
      </w:r>
      <w:r>
        <w:t>ñadir la figura del modelo</w:t>
      </w:r>
    </w:p>
  </w:comment>
  <w:comment w:id="41" w:author="Jara Llenas García" w:date="2025-05-10T19:30:00Z" w:initials="JLG">
    <w:p w14:paraId="2F54434E" w14:textId="1A96C7FA" w:rsidR="00F823FA" w:rsidRDefault="00F823FA">
      <w:pPr>
        <w:pStyle w:val="CommentText"/>
      </w:pPr>
      <w:r>
        <w:rPr>
          <w:rStyle w:val="CommentReference"/>
        </w:rPr>
        <w:annotationRef/>
      </w:r>
      <w:r>
        <w:t xml:space="preserve">Valorar añadir los parámetros principales de las tablas 1-2 del artículo </w:t>
      </w:r>
      <w:r w:rsidR="00274C69">
        <w:t>xq así podrán valorar mejor si está bien hecho</w:t>
      </w:r>
    </w:p>
  </w:comment>
  <w:comment w:id="52" w:author="Jose Antonio Perez Molina" w:date="2025-05-11T10:54:00Z" w:initials="JP">
    <w:p w14:paraId="554C7ED4" w14:textId="77777777" w:rsidR="0094506D" w:rsidRDefault="0094506D" w:rsidP="0094506D">
      <w:r>
        <w:rPr>
          <w:rStyle w:val="CommentReference"/>
        </w:rPr>
        <w:annotationRef/>
      </w:r>
      <w:r>
        <w:rPr>
          <w:sz w:val="20"/>
          <w:szCs w:val="20"/>
        </w:rPr>
        <w:t>¿Como influyeron?</w:t>
      </w:r>
    </w:p>
  </w:comment>
  <w:comment w:id="55" w:author="Ruiz Alguero, Marta" w:date="2025-05-11T17:59:00Z" w:initials="RAM">
    <w:p w14:paraId="4D9464BA" w14:textId="77777777" w:rsidR="009E4670" w:rsidRDefault="009E4670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9E4670">
        <w:rPr>
          <w:lang w:val="en-US"/>
        </w:rPr>
        <w:t>Could we reword the t</w:t>
      </w:r>
      <w:r>
        <w:rPr>
          <w:lang w:val="en-US"/>
        </w:rPr>
        <w:t xml:space="preserve">itle, </w:t>
      </w:r>
      <w:r w:rsidRPr="009E4670">
        <w:rPr>
          <w:lang w:val="en-US"/>
        </w:rPr>
        <w:t>Cost-effectiveness of PrEP Strategies</w:t>
      </w:r>
      <w:r>
        <w:rPr>
          <w:lang w:val="en-US"/>
        </w:rPr>
        <w:t xml:space="preserve"> (</w:t>
      </w:r>
      <w:r w:rsidRPr="00947625">
        <w:rPr>
          <w:lang w:val="en-US"/>
        </w:rPr>
        <w:t>TDF/FTC</w:t>
      </w:r>
      <w:r>
        <w:rPr>
          <w:lang w:val="en-US"/>
        </w:rPr>
        <w:t xml:space="preserve"> vs LEN).</w:t>
      </w:r>
    </w:p>
    <w:p w14:paraId="387CECC4" w14:textId="02DD8E30" w:rsidR="009E4670" w:rsidRPr="009E4670" w:rsidRDefault="009E4670">
      <w:pPr>
        <w:pStyle w:val="CommentText"/>
        <w:rPr>
          <w:lang w:val="en-US"/>
        </w:rPr>
      </w:pPr>
      <w:r>
        <w:rPr>
          <w:lang w:val="en-US"/>
        </w:rPr>
        <w:t>Maybe if we label t</w:t>
      </w:r>
      <w:r w:rsidRPr="009E4670">
        <w:rPr>
          <w:lang w:val="en-US"/>
        </w:rPr>
        <w:t xml:space="preserve">he red diagonal line </w:t>
      </w:r>
      <w:r>
        <w:rPr>
          <w:lang w:val="en-US"/>
        </w:rPr>
        <w:t>(</w:t>
      </w:r>
      <w:r w:rsidRPr="009E4670">
        <w:rPr>
          <w:lang w:val="en-US"/>
        </w:rPr>
        <w:t>Willingness-to-Pay Line</w:t>
      </w:r>
      <w:r>
        <w:rPr>
          <w:lang w:val="en-US"/>
        </w:rPr>
        <w:t xml:space="preserve">) </w:t>
      </w:r>
    </w:p>
  </w:comment>
  <w:comment w:id="62" w:author="Ruiz Alguero, Marta" w:date="2025-05-11T18:06:00Z" w:initials="RAM">
    <w:p w14:paraId="4D251651" w14:textId="4BF22F44" w:rsidR="00555C5B" w:rsidRDefault="00555C5B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555C5B">
        <w:rPr>
          <w:lang w:val="en-US"/>
        </w:rPr>
        <w:t xml:space="preserve">Algo como, </w:t>
      </w:r>
      <w:r w:rsidRPr="00555C5B">
        <w:rPr>
          <w:lang w:val="en-US"/>
        </w:rPr>
        <w:t>PrEP-LEN (Red): Standard pricing</w:t>
      </w:r>
      <w:r>
        <w:rPr>
          <w:lang w:val="en-US"/>
        </w:rPr>
        <w:t xml:space="preserve">, </w:t>
      </w:r>
      <w:r w:rsidRPr="00555C5B">
        <w:rPr>
          <w:lang w:val="en-US"/>
        </w:rPr>
        <w:t>PrEP-LEN_Red (Green): Reduced pricing</w:t>
      </w:r>
      <w:r>
        <w:rPr>
          <w:lang w:val="en-US"/>
        </w:rPr>
        <w:t xml:space="preserve">, </w:t>
      </w:r>
      <w:r w:rsidRPr="00555C5B">
        <w:rPr>
          <w:lang w:val="en-US"/>
        </w:rPr>
        <w:t>PrEP-LEN_Red_02 (Blue): Further reduced pricing</w:t>
      </w:r>
    </w:p>
    <w:p w14:paraId="08A48ACD" w14:textId="09F312CE" w:rsidR="00555C5B" w:rsidRPr="00555C5B" w:rsidRDefault="00555C5B">
      <w:pPr>
        <w:pStyle w:val="CommentText"/>
        <w:rPr>
          <w:lang w:val="en-US"/>
        </w:rPr>
      </w:pPr>
      <w:r>
        <w:rPr>
          <w:lang w:val="en-US"/>
        </w:rPr>
        <w:t>“</w:t>
      </w:r>
      <w:r w:rsidRPr="00555C5B">
        <w:rPr>
          <w:lang w:val="en-US"/>
        </w:rPr>
        <w:t>Most points are located in the upper-right quadrant, indicating that these strategies generally increase both cost and effectiveness</w:t>
      </w:r>
      <w:r>
        <w:rPr>
          <w:lang w:val="en-US"/>
        </w:rPr>
        <w:t>”?</w:t>
      </w:r>
    </w:p>
  </w:comment>
  <w:comment w:id="64" w:author="Jara Llenas García" w:date="2025-05-10T19:39:00Z" w:initials="JLG">
    <w:p w14:paraId="353FEF90" w14:textId="3745E8AA" w:rsidR="00274C69" w:rsidRDefault="00274C69">
      <w:pPr>
        <w:pStyle w:val="CommentText"/>
      </w:pPr>
      <w:r>
        <w:rPr>
          <w:rStyle w:val="CommentReference"/>
        </w:rPr>
        <w:annotationRef/>
      </w:r>
      <w:r>
        <w:t>Pondría una leyenda que explique los colores porque el alt text no se ve en el abstract normal, es para los que tienen alguna discapacidad visual o no se les carga la imagen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5EAD97" w15:done="0"/>
  <w15:commentEx w15:paraId="03E18290" w15:paraIdParent="355EAD97" w15:done="0"/>
  <w15:commentEx w15:paraId="75097A38" w15:done="0"/>
  <w15:commentEx w15:paraId="2F54434E" w15:done="0"/>
  <w15:commentEx w15:paraId="554C7ED4" w15:done="0"/>
  <w15:commentEx w15:paraId="387CECC4" w15:done="0"/>
  <w15:commentEx w15:paraId="08A48ACD" w15:done="0"/>
  <w15:commentEx w15:paraId="353FEF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7FA4D64" w16cex:dateUtc="2025-05-11T08:34:00Z"/>
  <w16cex:commentExtensible w16cex:durableId="5DD6420C" w16cex:dateUtc="2025-05-11T08:54:00Z"/>
  <w16cex:commentExtensible w16cex:durableId="2BCB63F7" w16cex:dateUtc="2025-05-12T00:59:00Z"/>
  <w16cex:commentExtensible w16cex:durableId="2BCB6589" w16cex:dateUtc="2025-05-12T0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5EAD97" w16cid:durableId="2BCA2661"/>
  <w16cid:commentId w16cid:paraId="03E18290" w16cid:durableId="47FA4D64"/>
  <w16cid:commentId w16cid:paraId="75097A38" w16cid:durableId="2BCA2756"/>
  <w16cid:commentId w16cid:paraId="2F54434E" w16cid:durableId="2BCA27EA"/>
  <w16cid:commentId w16cid:paraId="554C7ED4" w16cid:durableId="5DD6420C"/>
  <w16cid:commentId w16cid:paraId="387CECC4" w16cid:durableId="2BCB63F7"/>
  <w16cid:commentId w16cid:paraId="08A48ACD" w16cid:durableId="2BCB6589"/>
  <w16cid:commentId w16cid:paraId="353FEF90" w16cid:durableId="2BCA29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8136F"/>
    <w:multiLevelType w:val="multilevel"/>
    <w:tmpl w:val="9750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uiz Alguero, Marta">
    <w15:presenceInfo w15:providerId="AD" w15:userId="S::marta.ruizalguero@ubc.ca::6ab0064b-8401-46e2-8eec-33e7ca97ac4c"/>
  </w15:person>
  <w15:person w15:author="Jara Llenas García">
    <w15:presenceInfo w15:providerId="Windows Live" w15:userId="373e86bdc886435c"/>
  </w15:person>
  <w15:person w15:author="Jose Antonio Perez Molina">
    <w15:presenceInfo w15:providerId="Windows Live" w15:userId="e2d6482006647e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14"/>
    <w:rsid w:val="00126865"/>
    <w:rsid w:val="001904C6"/>
    <w:rsid w:val="001D0746"/>
    <w:rsid w:val="00274C69"/>
    <w:rsid w:val="00275971"/>
    <w:rsid w:val="003C6B4E"/>
    <w:rsid w:val="00472514"/>
    <w:rsid w:val="00555C5B"/>
    <w:rsid w:val="005D0810"/>
    <w:rsid w:val="0094506D"/>
    <w:rsid w:val="00947625"/>
    <w:rsid w:val="00956CDB"/>
    <w:rsid w:val="0096191B"/>
    <w:rsid w:val="009E324F"/>
    <w:rsid w:val="009E4670"/>
    <w:rsid w:val="00BF6083"/>
    <w:rsid w:val="00D622AD"/>
    <w:rsid w:val="00F17F49"/>
    <w:rsid w:val="00F823FA"/>
    <w:rsid w:val="00FC7A4A"/>
    <w:rsid w:val="00FD3533"/>
    <w:rsid w:val="00FF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B813"/>
  <w15:chartTrackingRefBased/>
  <w15:docId w15:val="{9203FA3E-10E1-49A1-9F24-35DE90F8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51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6B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6B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6B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6B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6B4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B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B4E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D08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48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995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69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60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0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9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13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8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2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80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66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6451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13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5037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23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1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2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02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5549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2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58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925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45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35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28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4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61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261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244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34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09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19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7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5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64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67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45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0620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874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219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03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02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5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5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5281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45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3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21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4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34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53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64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3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A7F75C-3E18-B84D-8DE5-6B16A6EA9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844</Words>
  <Characters>4812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Wikman</dc:creator>
  <cp:keywords/>
  <dc:description/>
  <cp:lastModifiedBy>Ruiz Alguero, Marta</cp:lastModifiedBy>
  <cp:revision>3</cp:revision>
  <dcterms:created xsi:type="dcterms:W3CDTF">2025-05-12T00:43:00Z</dcterms:created>
  <dcterms:modified xsi:type="dcterms:W3CDTF">2025-05-12T01:08:00Z</dcterms:modified>
</cp:coreProperties>
</file>